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C1F4">
      <w:pPr>
        <w:pStyle w:val="2"/>
      </w:pPr>
      <w:bookmarkStart w:id="0" w:name="_GoBack"/>
      <w:bookmarkEnd w:id="0"/>
      <w:r>
        <w:t>Lab 4 – Algorithms: Searching, Sorting, and Complexity</w:t>
      </w:r>
    </w:p>
    <w:p w14:paraId="6E2A97F6">
      <w:r>
        <w:t>Objective</w:t>
      </w:r>
    </w:p>
    <w:p w14:paraId="7314AEFA">
      <w:r>
        <w:t>In this lab, you will implement fundamental algorithms including sequential search, binary search, and bubble sort. You will also measure execution time and analyze complexity.</w:t>
      </w:r>
    </w:p>
    <w:p w14:paraId="7B899B56">
      <w:pPr>
        <w:pStyle w:val="3"/>
      </w:pPr>
      <w:r>
        <w:t>Part 1 – Sequential Search</w:t>
      </w:r>
    </w:p>
    <w:p w14:paraId="69192F72">
      <w:r>
        <w:t>Task 1. Create a list of random integers.</w:t>
      </w:r>
    </w:p>
    <w:p w14:paraId="063E1656">
      <w:pPr>
        <w:shd w:val="clear" w:color="auto" w:fill="F2F2F2"/>
      </w:pPr>
      <w:r>
        <w:rPr>
          <w:rFonts w:ascii="Courier New" w:hAnsi="Courier New" w:eastAsia="Courier New"/>
          <w:sz w:val="20"/>
        </w:rPr>
        <w:t>import random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random.seed(1)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data = random.sample(range(1, 1000), 20)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print(data)</w:t>
      </w:r>
    </w:p>
    <w:p w14:paraId="16EBA6A1">
      <w:r>
        <w:t>Task 2. Implement sequential search.</w:t>
      </w:r>
    </w:p>
    <w:p w14:paraId="6964299B">
      <w:pPr>
        <w:shd w:val="clear" w:color="auto" w:fill="F2F2F2"/>
      </w:pPr>
      <w:r>
        <w:rPr>
          <w:rFonts w:ascii="Courier New" w:hAnsi="Courier New" w:eastAsia="Courier New"/>
          <w:sz w:val="20"/>
        </w:rPr>
        <w:t>def sequential_search(arr, target):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for i in range(len(arr)):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if arr[i] == target: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  return i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return -1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target = data[5]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index = sequential_search(data, target)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print('Found at index:', index)</w:t>
      </w:r>
    </w:p>
    <w:p w14:paraId="429D0536">
      <w:pPr>
        <w:pStyle w:val="3"/>
      </w:pPr>
      <w:r>
        <w:t>Part 2 – Binary Search</w:t>
      </w:r>
    </w:p>
    <w:p w14:paraId="1CDDC3A8">
      <w:r>
        <w:t>Task 3. Sort the list before binary search.</w:t>
      </w:r>
    </w:p>
    <w:p w14:paraId="02A7D21C">
      <w:pPr>
        <w:shd w:val="clear" w:color="auto" w:fill="F2F2F2"/>
      </w:pPr>
      <w:r>
        <w:rPr>
          <w:rFonts w:ascii="Courier New" w:hAnsi="Courier New" w:eastAsia="Courier New"/>
          <w:sz w:val="20"/>
        </w:rPr>
        <w:t>data.sort()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print(data)</w:t>
      </w:r>
    </w:p>
    <w:p w14:paraId="7B3439FC">
      <w:r>
        <w:t>Task 4. Implement recursive binary search.</w:t>
      </w:r>
    </w:p>
    <w:p w14:paraId="1DA17322">
      <w:pPr>
        <w:shd w:val="clear" w:color="auto" w:fill="F2F2F2"/>
      </w:pPr>
      <w:r>
        <w:rPr>
          <w:rFonts w:ascii="Courier New" w:hAnsi="Courier New" w:eastAsia="Courier New"/>
          <w:sz w:val="20"/>
        </w:rPr>
        <w:t>def binary_search(arr, target, low, high):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if low &gt; high: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return -1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mid = (low + high) // 2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if arr[mid] == target: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return mid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elif arr[mid] &gt; target: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return binary_search(arr, target, low, mid - 1)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else: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return binary_search(arr, target, mid + 1, high)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target = data[3]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index = binary_search(data, target, 0, len(data)-1)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print('Found at index:', index)</w:t>
      </w:r>
    </w:p>
    <w:p w14:paraId="55CAB033">
      <w:pPr>
        <w:pStyle w:val="3"/>
      </w:pPr>
      <w:r>
        <w:t>Part 3 – Bubble Sort</w:t>
      </w:r>
    </w:p>
    <w:p w14:paraId="5BD66DFE">
      <w:r>
        <w:t>Task 5. Implement bubble sort manually.</w:t>
      </w:r>
    </w:p>
    <w:p w14:paraId="4C467E77">
      <w:pPr>
        <w:shd w:val="clear" w:color="auto" w:fill="F2F2F2"/>
      </w:pPr>
      <w:r>
        <w:rPr>
          <w:rFonts w:ascii="Courier New" w:hAnsi="Courier New" w:eastAsia="Courier New"/>
          <w:sz w:val="20"/>
        </w:rPr>
        <w:t>arr = data.copy()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for i in range(len(arr) - 1, 0, -1):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for j in range(i):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if arr[j] &gt; arr[j + 1]: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  arr[j], arr[j + 1] = arr[j + 1], arr[j]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print(arr)</w:t>
      </w:r>
    </w:p>
    <w:p w14:paraId="476E893A">
      <w:pPr>
        <w:pStyle w:val="3"/>
      </w:pPr>
      <w:r>
        <w:t>Part 4 – Performance Measurement</w:t>
      </w:r>
    </w:p>
    <w:p w14:paraId="7693426B">
      <w:r>
        <w:t>Task 6. Measure execution time of sequential search and binary search.</w:t>
      </w:r>
    </w:p>
    <w:p w14:paraId="0A680699">
      <w:pPr>
        <w:shd w:val="clear" w:color="auto" w:fill="F2F2F2"/>
      </w:pPr>
      <w:r>
        <w:rPr>
          <w:rFonts w:ascii="Courier New" w:hAnsi="Courier New" w:eastAsia="Courier New"/>
          <w:sz w:val="20"/>
        </w:rPr>
        <w:t>import time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target = data[len(data)//2]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start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sequential_search(data, target)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print('Sequential time:', end - start)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start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binary_search(data, target, 0, len(data)-1)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print('Binary time:', end - start)</w:t>
      </w:r>
    </w:p>
    <w:p w14:paraId="53D1DBA5">
      <w:pPr>
        <w:pStyle w:val="3"/>
      </w:pPr>
      <w:r>
        <w:t>Part 5 – Mini Exercise: Compare Complexity</w:t>
      </w:r>
    </w:p>
    <w:p w14:paraId="479A6DB5">
      <w:pPr>
        <w:rPr>
          <w:ins w:id="0" w:author="yuhan Fang" w:date="2026-03-03T14:53:00Z"/>
        </w:rPr>
      </w:pPr>
      <w:r>
        <w:t>Task 7. Increase the dataset size to 10,000 elements and compare performance.</w:t>
      </w:r>
      <w:ins w:id="1" w:author="yuhan Fang" w:date="2026-03-03T14:52:00Z">
        <w:r>
          <w:rPr/>
          <w:t xml:space="preserve"> </w:t>
        </w:r>
      </w:ins>
    </w:p>
    <w:p w14:paraId="34E42E65">
      <w:pPr>
        <w:rPr>
          <w:rFonts w:hint="eastAsia"/>
          <w:lang w:eastAsia="zh-CN"/>
        </w:rPr>
      </w:pPr>
      <w:ins w:id="2" w:author="yuhan Fang" w:date="2026-03-03T14:52:00Z">
        <w:r>
          <w:rPr/>
          <w:t>(Note: Always sort the array first before using binary search.)</w:t>
        </w:r>
      </w:ins>
    </w:p>
    <w:p w14:paraId="30D4B049">
      <w:pPr>
        <w:shd w:val="clear" w:color="auto" w:fill="F2F2F2"/>
      </w:pPr>
      <w:r>
        <w:rPr>
          <w:rFonts w:ascii="Courier New" w:hAnsi="Courier New" w:eastAsia="Courier New"/>
          <w:sz w:val="20"/>
        </w:rPr>
        <w:t>data = random.sample(range(1, 200000), 10000)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data.sort()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target = data[5000]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start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sequential_search(data, target)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print('Sequential (10000):', end - start)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start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binary_search(data, target, 0, len(data)-1)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 = time.monotonic()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print('Binary (10000):', end - start)</w:t>
      </w:r>
    </w:p>
    <w:p w14:paraId="23DAB8F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uhan Fang">
    <w15:presenceInfo w15:providerId="Windows Live" w15:userId="080682054aa4d9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E56"/>
    <w:rsid w:val="0029639D"/>
    <w:rsid w:val="00326F90"/>
    <w:rsid w:val="008D4B8F"/>
    <w:rsid w:val="00AA1D8D"/>
    <w:rsid w:val="00B47730"/>
    <w:rsid w:val="00BB3E77"/>
    <w:rsid w:val="00C66BF0"/>
    <w:rsid w:val="00CB0664"/>
    <w:rsid w:val="00FC693F"/>
    <w:rsid w:val="0906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页眉 字符"/>
    <w:basedOn w:val="11"/>
    <w:link w:val="19"/>
    <w:uiPriority w:val="99"/>
  </w:style>
  <w:style w:type="character" w:customStyle="1" w:styleId="136">
    <w:name w:val="页脚 字符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1"/>
    <w:link w:val="13"/>
    <w:uiPriority w:val="99"/>
  </w:style>
  <w:style w:type="character" w:customStyle="1" w:styleId="145">
    <w:name w:val="正文文本 2 字符"/>
    <w:basedOn w:val="11"/>
    <w:link w:val="14"/>
    <w:uiPriority w:val="99"/>
  </w:style>
  <w:style w:type="character" w:customStyle="1" w:styleId="146">
    <w:name w:val="正文文本 3 字符"/>
    <w:basedOn w:val="11"/>
    <w:link w:val="15"/>
    <w:uiPriority w:val="99"/>
    <w:rPr>
      <w:sz w:val="16"/>
      <w:szCs w:val="16"/>
    </w:rPr>
  </w:style>
  <w:style w:type="character" w:customStyle="1" w:styleId="147">
    <w:name w:val="宏文本 字符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321</Words>
  <Characters>1903</Characters>
  <Lines>16</Lines>
  <Paragraphs>4</Paragraphs>
  <TotalTime>3</TotalTime>
  <ScaleCrop>false</ScaleCrop>
  <LinksUpToDate>false</LinksUpToDate>
  <CharactersWithSpaces>2259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MD RONY HOWLADER</cp:lastModifiedBy>
  <dcterms:modified xsi:type="dcterms:W3CDTF">2026-04-21T08:13:55Z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52B4AC017568475FBB0C511C6DFACCB2_13</vt:lpwstr>
  </property>
</Properties>
</file>