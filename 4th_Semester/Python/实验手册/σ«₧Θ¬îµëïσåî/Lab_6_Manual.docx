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22BB4" w14:textId="77777777" w:rsidR="00C9634A" w:rsidRDefault="00B8220B">
      <w:pPr>
        <w:pStyle w:val="1"/>
      </w:pPr>
      <w:r>
        <w:t>Lab 6 – Object-Oriented Programming: Classes and Objects</w:t>
      </w:r>
    </w:p>
    <w:p w14:paraId="7B3358E7" w14:textId="77777777" w:rsidR="00C9634A" w:rsidRDefault="00B8220B">
      <w:r>
        <w:t>Objective</w:t>
      </w:r>
    </w:p>
    <w:p w14:paraId="7BE67ED0" w14:textId="77777777" w:rsidR="00C9634A" w:rsidRDefault="00B8220B">
      <w:r>
        <w:t>In this lab, you will design classes, create objects, define instance methods, work with instance attributes and class attributes, and implement special methods such as __str__. You will build a small object-oriented system step by step.</w:t>
      </w:r>
    </w:p>
    <w:p w14:paraId="549BFD27" w14:textId="77777777" w:rsidR="00C9634A" w:rsidRDefault="00B8220B">
      <w:pPr>
        <w:pStyle w:val="21"/>
      </w:pPr>
      <w:r>
        <w:t>Part 1 – Define a Simple Class</w:t>
      </w:r>
    </w:p>
    <w:p w14:paraId="7F4BAA4A" w14:textId="77777777" w:rsidR="00C9634A" w:rsidRDefault="00B8220B">
      <w:r>
        <w:t>Task 1. Create a class Person with attributes name and age.</w:t>
      </w:r>
    </w:p>
    <w:p w14:paraId="14D0D305" w14:textId="77777777" w:rsidR="00C9634A" w:rsidRDefault="00B8220B">
      <w:pPr>
        <w:shd w:val="clear" w:color="auto" w:fill="F2F2F2"/>
      </w:pPr>
      <w:r>
        <w:rPr>
          <w:rFonts w:ascii="Courier New" w:eastAsia="Courier New" w:hAnsi="Courier New"/>
          <w:sz w:val="20"/>
        </w:rPr>
        <w:t>class Person:</w:t>
      </w:r>
      <w:r>
        <w:rPr>
          <w:rFonts w:ascii="Courier New" w:eastAsia="Courier New" w:hAnsi="Courier New"/>
          <w:sz w:val="20"/>
        </w:rPr>
        <w:br/>
        <w:t xml:space="preserve">    def __init__(self, name, age):</w:t>
      </w:r>
      <w:r>
        <w:rPr>
          <w:rFonts w:ascii="Courier New" w:eastAsia="Courier New" w:hAnsi="Courier New"/>
          <w:sz w:val="20"/>
        </w:rPr>
        <w:br/>
        <w:t xml:space="preserve">        self.name = name</w:t>
      </w:r>
      <w:r>
        <w:rPr>
          <w:rFonts w:ascii="Courier New" w:eastAsia="Courier New" w:hAnsi="Courier New"/>
          <w:sz w:val="20"/>
        </w:rPr>
        <w:br/>
        <w:t xml:space="preserve">        self.age = age</w:t>
      </w:r>
      <w:r>
        <w:rPr>
          <w:rFonts w:ascii="Courier New" w:eastAsia="Courier New" w:hAnsi="Courier New"/>
          <w:sz w:val="20"/>
        </w:rPr>
        <w:br/>
      </w:r>
    </w:p>
    <w:p w14:paraId="2A3C1D4A" w14:textId="77777777" w:rsidR="00C9634A" w:rsidRDefault="00B8220B">
      <w:r>
        <w:t>Task 2. Create an object and print its attributes.</w:t>
      </w:r>
    </w:p>
    <w:p w14:paraId="5F3C7BBE" w14:textId="77777777" w:rsidR="00C9634A" w:rsidRDefault="00B8220B">
      <w:pPr>
        <w:shd w:val="clear" w:color="auto" w:fill="F2F2F2"/>
      </w:pPr>
      <w:r>
        <w:rPr>
          <w:rFonts w:ascii="Courier New" w:eastAsia="Courier New" w:hAnsi="Courier New"/>
          <w:sz w:val="20"/>
        </w:rPr>
        <w:t>p = Person('Alice', 20)</w:t>
      </w:r>
      <w:r>
        <w:rPr>
          <w:rFonts w:ascii="Courier New" w:eastAsia="Courier New" w:hAnsi="Courier New"/>
          <w:sz w:val="20"/>
        </w:rPr>
        <w:br/>
        <w:t>print(p.name)</w:t>
      </w:r>
      <w:r>
        <w:rPr>
          <w:rFonts w:ascii="Courier New" w:eastAsia="Courier New" w:hAnsi="Courier New"/>
          <w:sz w:val="20"/>
        </w:rPr>
        <w:br/>
        <w:t>print(p.age)</w:t>
      </w:r>
    </w:p>
    <w:p w14:paraId="2E641C63" w14:textId="77777777" w:rsidR="00C9634A" w:rsidRDefault="00B8220B">
      <w:pPr>
        <w:pStyle w:val="21"/>
      </w:pPr>
      <w:r>
        <w:t>Part 2 – Instance Methods</w:t>
      </w:r>
    </w:p>
    <w:p w14:paraId="51A1DF2D" w14:textId="77777777" w:rsidR="00C9634A" w:rsidRDefault="00B8220B">
      <w:r>
        <w:t>Task 3. Add a method greet() to Person and call it.</w:t>
      </w:r>
    </w:p>
    <w:p w14:paraId="49FB99B0" w14:textId="77777777" w:rsidR="00C9634A" w:rsidRDefault="00B8220B">
      <w:pPr>
        <w:shd w:val="clear" w:color="auto" w:fill="F2F2F2"/>
      </w:pPr>
      <w:r>
        <w:rPr>
          <w:rFonts w:ascii="Courier New" w:eastAsia="Courier New" w:hAnsi="Courier New"/>
          <w:sz w:val="20"/>
        </w:rPr>
        <w:t>class Person:</w:t>
      </w:r>
      <w:r>
        <w:rPr>
          <w:rFonts w:ascii="Courier New" w:eastAsia="Courier New" w:hAnsi="Courier New"/>
          <w:sz w:val="20"/>
        </w:rPr>
        <w:br/>
        <w:t xml:space="preserve">    def __init__(self, name, age):</w:t>
      </w:r>
      <w:r>
        <w:rPr>
          <w:rFonts w:ascii="Courier New" w:eastAsia="Courier New" w:hAnsi="Courier New"/>
          <w:sz w:val="20"/>
        </w:rPr>
        <w:br/>
        <w:t xml:space="preserve">        self.name = name</w:t>
      </w:r>
      <w:r>
        <w:rPr>
          <w:rFonts w:ascii="Courier New" w:eastAsia="Courier New" w:hAnsi="Courier New"/>
          <w:sz w:val="20"/>
        </w:rPr>
        <w:br/>
        <w:t xml:space="preserve">        self.age = age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def greet(self):</w:t>
      </w:r>
      <w:r>
        <w:rPr>
          <w:rFonts w:ascii="Courier New" w:eastAsia="Courier New" w:hAnsi="Courier New"/>
          <w:sz w:val="20"/>
        </w:rPr>
        <w:br/>
        <w:t xml:space="preserve">        print(f'Hello, my name is {self.name}.')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p = Person('Bob', 22)</w:t>
      </w:r>
      <w:r>
        <w:rPr>
          <w:rFonts w:ascii="Courier New" w:eastAsia="Courier New" w:hAnsi="Courier New"/>
          <w:sz w:val="20"/>
        </w:rPr>
        <w:br/>
        <w:t>p.greet()</w:t>
      </w:r>
    </w:p>
    <w:p w14:paraId="5443D4B2" w14:textId="77777777" w:rsidR="00C9634A" w:rsidRDefault="00B8220B">
      <w:r>
        <w:t>Task 4. Add a method birthday() that increases age by 1.</w:t>
      </w:r>
    </w:p>
    <w:p w14:paraId="49438FBF" w14:textId="77777777" w:rsidR="00C9634A" w:rsidRDefault="00B8220B">
      <w:pPr>
        <w:shd w:val="clear" w:color="auto" w:fill="F2F2F2"/>
      </w:pPr>
      <w:r>
        <w:rPr>
          <w:rFonts w:ascii="Courier New" w:eastAsia="Courier New" w:hAnsi="Courier New"/>
          <w:sz w:val="20"/>
        </w:rPr>
        <w:t>class Person:</w:t>
      </w:r>
      <w:r>
        <w:rPr>
          <w:rFonts w:ascii="Courier New" w:eastAsia="Courier New" w:hAnsi="Courier New"/>
          <w:sz w:val="20"/>
        </w:rPr>
        <w:br/>
        <w:t xml:space="preserve">    def __init__(self, name, age):</w:t>
      </w:r>
      <w:r>
        <w:rPr>
          <w:rFonts w:ascii="Courier New" w:eastAsia="Courier New" w:hAnsi="Courier New"/>
          <w:sz w:val="20"/>
        </w:rPr>
        <w:br/>
        <w:t xml:space="preserve">        self.name = name</w:t>
      </w:r>
      <w:r>
        <w:rPr>
          <w:rFonts w:ascii="Courier New" w:eastAsia="Courier New" w:hAnsi="Courier New"/>
          <w:sz w:val="20"/>
        </w:rPr>
        <w:br/>
        <w:t xml:space="preserve">        self.age = age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def birthday(self):</w:t>
      </w:r>
      <w:r>
        <w:rPr>
          <w:rFonts w:ascii="Courier New" w:eastAsia="Courier New" w:hAnsi="Courier New"/>
          <w:sz w:val="20"/>
        </w:rPr>
        <w:br/>
        <w:t xml:space="preserve">        self.age += 1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p = Person('Carol', 19)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>p.birthday()</w:t>
      </w:r>
      <w:r>
        <w:rPr>
          <w:rFonts w:ascii="Courier New" w:eastAsia="Courier New" w:hAnsi="Courier New"/>
          <w:sz w:val="20"/>
        </w:rPr>
        <w:br/>
        <w:t>print(p.age)</w:t>
      </w:r>
    </w:p>
    <w:p w14:paraId="3FEE7F7C" w14:textId="77777777" w:rsidR="00C9634A" w:rsidRDefault="00B8220B">
      <w:pPr>
        <w:pStyle w:val="21"/>
      </w:pPr>
      <w:r>
        <w:t>Part 3 – Special Method __str__</w:t>
      </w:r>
    </w:p>
    <w:p w14:paraId="3B9D7D82" w14:textId="77777777" w:rsidR="00C9634A" w:rsidRDefault="00B8220B">
      <w:r>
        <w:t>Task 5. Implement __str__ so print(object) becomes readable.</w:t>
      </w:r>
    </w:p>
    <w:p w14:paraId="23E4A651" w14:textId="77777777" w:rsidR="00C9634A" w:rsidRDefault="00B8220B">
      <w:pPr>
        <w:shd w:val="clear" w:color="auto" w:fill="F2F2F2"/>
      </w:pPr>
      <w:r>
        <w:rPr>
          <w:rFonts w:ascii="Courier New" w:eastAsia="Courier New" w:hAnsi="Courier New"/>
          <w:sz w:val="20"/>
        </w:rPr>
        <w:t>class Person:</w:t>
      </w:r>
      <w:r>
        <w:rPr>
          <w:rFonts w:ascii="Courier New" w:eastAsia="Courier New" w:hAnsi="Courier New"/>
          <w:sz w:val="20"/>
        </w:rPr>
        <w:br/>
        <w:t xml:space="preserve">    def __init__(self, name, age):</w:t>
      </w:r>
      <w:r>
        <w:rPr>
          <w:rFonts w:ascii="Courier New" w:eastAsia="Courier New" w:hAnsi="Courier New"/>
          <w:sz w:val="20"/>
        </w:rPr>
        <w:br/>
        <w:t xml:space="preserve">        self.name = name</w:t>
      </w:r>
      <w:r>
        <w:rPr>
          <w:rFonts w:ascii="Courier New" w:eastAsia="Courier New" w:hAnsi="Courier New"/>
          <w:sz w:val="20"/>
        </w:rPr>
        <w:br/>
        <w:t xml:space="preserve">        self.age = age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def __str__(self):</w:t>
      </w:r>
      <w:r>
        <w:rPr>
          <w:rFonts w:ascii="Courier New" w:eastAsia="Courier New" w:hAnsi="Courier New"/>
          <w:sz w:val="20"/>
        </w:rPr>
        <w:br/>
        <w:t xml:space="preserve">        return f'Person(name={self.name}, age={self.age})'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p = Person('David', 25)</w:t>
      </w:r>
      <w:r>
        <w:rPr>
          <w:rFonts w:ascii="Courier New" w:eastAsia="Courier New" w:hAnsi="Courier New"/>
          <w:sz w:val="20"/>
        </w:rPr>
        <w:br/>
        <w:t>print(p)</w:t>
      </w:r>
    </w:p>
    <w:p w14:paraId="15CD2CD9" w14:textId="77777777" w:rsidR="00C9634A" w:rsidRDefault="00B8220B">
      <w:pPr>
        <w:pStyle w:val="21"/>
      </w:pPr>
      <w:r>
        <w:t>Part 4 – Class Attributes and Class Methods</w:t>
      </w:r>
    </w:p>
    <w:p w14:paraId="7B3E35E1" w14:textId="77777777" w:rsidR="00C9634A" w:rsidRDefault="00B8220B">
      <w:pPr>
        <w:rPr>
          <w:ins w:id="0" w:author="yuhan Fang" w:date="2026-03-03T15:18:00Z" w16du:dateUtc="2026-03-03T07:18:00Z"/>
          <w:lang w:eastAsia="zh-CN"/>
        </w:rPr>
      </w:pPr>
      <w:r>
        <w:t>Task 6. Add a class attribute total_people and update it in __</w:t>
      </w:r>
      <w:proofErr w:type="spellStart"/>
      <w:r>
        <w:t>init</w:t>
      </w:r>
      <w:proofErr w:type="spellEnd"/>
      <w:r>
        <w:t>__.</w:t>
      </w:r>
    </w:p>
    <w:p w14:paraId="732099B8" w14:textId="2D5AC124" w:rsidR="004B100F" w:rsidRDefault="004B100F">
      <w:pPr>
        <w:rPr>
          <w:rFonts w:hint="eastAsia"/>
          <w:lang w:eastAsia="zh-CN"/>
        </w:rPr>
      </w:pPr>
      <w:ins w:id="1" w:author="yuhan Fang" w:date="2026-03-03T15:18:00Z">
        <w:r w:rsidRPr="004B100F">
          <w:rPr>
            <w:lang w:eastAsia="zh-CN"/>
          </w:rPr>
          <w:t xml:space="preserve">Note: </w:t>
        </w:r>
      </w:ins>
      <w:ins w:id="2" w:author="yuhan Fang" w:date="2026-03-03T15:20:00Z">
        <w:r w:rsidRPr="004B100F">
          <w:rPr>
            <w:lang w:eastAsia="zh-CN"/>
          </w:rPr>
          <w:t>Update class attributes via `</w:t>
        </w:r>
        <w:proofErr w:type="spellStart"/>
        <w:r w:rsidRPr="004B100F">
          <w:rPr>
            <w:lang w:eastAsia="zh-CN"/>
          </w:rPr>
          <w:t>ClassName.attr</w:t>
        </w:r>
        <w:proofErr w:type="spellEnd"/>
        <w:r w:rsidRPr="004B100F">
          <w:rPr>
            <w:lang w:eastAsia="zh-CN"/>
          </w:rPr>
          <w:t>` (not `</w:t>
        </w:r>
        <w:proofErr w:type="spellStart"/>
        <w:proofErr w:type="gramStart"/>
        <w:r w:rsidRPr="004B100F">
          <w:rPr>
            <w:lang w:eastAsia="zh-CN"/>
          </w:rPr>
          <w:t>self.attr</w:t>
        </w:r>
        <w:proofErr w:type="spellEnd"/>
        <w:proofErr w:type="gramEnd"/>
        <w:r w:rsidRPr="004B100F">
          <w:rPr>
            <w:lang w:eastAsia="zh-CN"/>
          </w:rPr>
          <w:t>`)</w:t>
        </w:r>
      </w:ins>
      <w:ins w:id="3" w:author="yuhan Fang" w:date="2026-03-03T15:18:00Z">
        <w:r w:rsidRPr="004B100F">
          <w:rPr>
            <w:lang w:eastAsia="zh-CN"/>
          </w:rPr>
          <w:t>.</w:t>
        </w:r>
      </w:ins>
    </w:p>
    <w:p w14:paraId="1CA5E9A8" w14:textId="77777777" w:rsidR="00C9634A" w:rsidRDefault="00B8220B">
      <w:pPr>
        <w:shd w:val="clear" w:color="auto" w:fill="F2F2F2"/>
      </w:pPr>
      <w:r>
        <w:rPr>
          <w:rFonts w:ascii="Courier New" w:eastAsia="Courier New" w:hAnsi="Courier New"/>
          <w:sz w:val="20"/>
        </w:rPr>
        <w:t>class Person:</w:t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spellStart"/>
      <w:r>
        <w:rPr>
          <w:rFonts w:ascii="Courier New" w:eastAsia="Courier New" w:hAnsi="Courier New"/>
          <w:sz w:val="20"/>
        </w:rPr>
        <w:t>total_people</w:t>
      </w:r>
      <w:proofErr w:type="spellEnd"/>
      <w:r>
        <w:rPr>
          <w:rFonts w:ascii="Courier New" w:eastAsia="Courier New" w:hAnsi="Courier New"/>
          <w:sz w:val="20"/>
        </w:rPr>
        <w:t xml:space="preserve"> = 0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def __init_</w:t>
      </w:r>
      <w:proofErr w:type="gramStart"/>
      <w:r>
        <w:rPr>
          <w:rFonts w:ascii="Courier New" w:eastAsia="Courier New" w:hAnsi="Courier New"/>
          <w:sz w:val="20"/>
        </w:rPr>
        <w:t>_(</w:t>
      </w:r>
      <w:proofErr w:type="gramEnd"/>
      <w:r>
        <w:rPr>
          <w:rFonts w:ascii="Courier New" w:eastAsia="Courier New" w:hAnsi="Courier New"/>
          <w:sz w:val="20"/>
        </w:rPr>
        <w:t>self, name, age):</w:t>
      </w:r>
      <w:r>
        <w:rPr>
          <w:rFonts w:ascii="Courier New" w:eastAsia="Courier New" w:hAnsi="Courier New"/>
          <w:sz w:val="20"/>
        </w:rPr>
        <w:br/>
        <w:t xml:space="preserve">        self.name = name</w:t>
      </w:r>
      <w:r>
        <w:rPr>
          <w:rFonts w:ascii="Courier New" w:eastAsia="Courier New" w:hAnsi="Courier New"/>
          <w:sz w:val="20"/>
        </w:rPr>
        <w:br/>
        <w:t xml:space="preserve">        self.age = age</w:t>
      </w:r>
      <w:r>
        <w:rPr>
          <w:rFonts w:ascii="Courier New" w:eastAsia="Courier New" w:hAnsi="Courier New"/>
          <w:sz w:val="20"/>
        </w:rPr>
        <w:br/>
        <w:t xml:space="preserve">        Person.total_people += 1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p1 = </w:t>
      </w:r>
      <w:proofErr w:type="gramStart"/>
      <w:r>
        <w:rPr>
          <w:rFonts w:ascii="Courier New" w:eastAsia="Courier New" w:hAnsi="Courier New"/>
          <w:sz w:val="20"/>
        </w:rPr>
        <w:t>Person(</w:t>
      </w:r>
      <w:proofErr w:type="gramEnd"/>
      <w:r>
        <w:rPr>
          <w:rFonts w:ascii="Courier New" w:eastAsia="Courier New" w:hAnsi="Courier New"/>
          <w:sz w:val="20"/>
        </w:rPr>
        <w:t>'A', 18)</w:t>
      </w:r>
      <w:r>
        <w:rPr>
          <w:rFonts w:ascii="Courier New" w:eastAsia="Courier New" w:hAnsi="Courier New"/>
          <w:sz w:val="20"/>
        </w:rPr>
        <w:br/>
        <w:t xml:space="preserve">p2 = </w:t>
      </w:r>
      <w:proofErr w:type="gramStart"/>
      <w:r>
        <w:rPr>
          <w:rFonts w:ascii="Courier New" w:eastAsia="Courier New" w:hAnsi="Courier New"/>
          <w:sz w:val="20"/>
        </w:rPr>
        <w:t>Person(</w:t>
      </w:r>
      <w:proofErr w:type="gramEnd"/>
      <w:r>
        <w:rPr>
          <w:rFonts w:ascii="Courier New" w:eastAsia="Courier New" w:hAnsi="Courier New"/>
          <w:sz w:val="20"/>
        </w:rPr>
        <w:t>'B', 19)</w:t>
      </w:r>
      <w:r>
        <w:rPr>
          <w:rFonts w:ascii="Courier New" w:eastAsia="Courier New" w:hAnsi="Courier New"/>
          <w:sz w:val="20"/>
        </w:rPr>
        <w:br/>
      </w:r>
      <w:proofErr w:type="gramStart"/>
      <w:r>
        <w:rPr>
          <w:rFonts w:ascii="Courier New" w:eastAsia="Courier New" w:hAnsi="Courier New"/>
          <w:sz w:val="20"/>
        </w:rPr>
        <w:t>print(</w:t>
      </w:r>
      <w:proofErr w:type="gramEnd"/>
      <w:r>
        <w:rPr>
          <w:rFonts w:ascii="Courier New" w:eastAsia="Courier New" w:hAnsi="Courier New"/>
          <w:sz w:val="20"/>
        </w:rPr>
        <w:t>Person.total_people)</w:t>
      </w:r>
    </w:p>
    <w:p w14:paraId="2401A1AF" w14:textId="77777777" w:rsidR="00C9634A" w:rsidRDefault="00B8220B">
      <w:r>
        <w:t>Task 7. Add a @classmethod to read total_people.</w:t>
      </w:r>
    </w:p>
    <w:p w14:paraId="6DA46D45" w14:textId="77777777" w:rsidR="00C9634A" w:rsidRDefault="00B8220B">
      <w:pPr>
        <w:shd w:val="clear" w:color="auto" w:fill="F2F2F2"/>
      </w:pPr>
      <w:r>
        <w:rPr>
          <w:rFonts w:ascii="Courier New" w:eastAsia="Courier New" w:hAnsi="Courier New"/>
          <w:sz w:val="20"/>
        </w:rPr>
        <w:t>class Person:</w:t>
      </w:r>
      <w:r>
        <w:rPr>
          <w:rFonts w:ascii="Courier New" w:eastAsia="Courier New" w:hAnsi="Courier New"/>
          <w:sz w:val="20"/>
        </w:rPr>
        <w:br/>
        <w:t xml:space="preserve">    total_people = 0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def __init__(self, name, age):</w:t>
      </w:r>
      <w:r>
        <w:rPr>
          <w:rFonts w:ascii="Courier New" w:eastAsia="Courier New" w:hAnsi="Courier New"/>
          <w:sz w:val="20"/>
        </w:rPr>
        <w:br/>
        <w:t xml:space="preserve">        self.name = name</w:t>
      </w:r>
      <w:r>
        <w:rPr>
          <w:rFonts w:ascii="Courier New" w:eastAsia="Courier New" w:hAnsi="Courier New"/>
          <w:sz w:val="20"/>
        </w:rPr>
        <w:br/>
        <w:t xml:space="preserve">        self.age = age</w:t>
      </w:r>
      <w:r>
        <w:rPr>
          <w:rFonts w:ascii="Courier New" w:eastAsia="Courier New" w:hAnsi="Courier New"/>
          <w:sz w:val="20"/>
        </w:rPr>
        <w:br/>
        <w:t xml:space="preserve">        Person.total_people += 1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@classmethod</w:t>
      </w:r>
      <w:r>
        <w:rPr>
          <w:rFonts w:ascii="Courier New" w:eastAsia="Courier New" w:hAnsi="Courier New"/>
          <w:sz w:val="20"/>
        </w:rPr>
        <w:br/>
        <w:t xml:space="preserve">    def get_total_people(cls):</w:t>
      </w:r>
      <w:r>
        <w:rPr>
          <w:rFonts w:ascii="Courier New" w:eastAsia="Courier New" w:hAnsi="Courier New"/>
          <w:sz w:val="20"/>
        </w:rPr>
        <w:br/>
        <w:t xml:space="preserve">        return cls.total_people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p1 = Person('A', 18)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>p2 = Person('B', 19)</w:t>
      </w:r>
      <w:r>
        <w:rPr>
          <w:rFonts w:ascii="Courier New" w:eastAsia="Courier New" w:hAnsi="Courier New"/>
          <w:sz w:val="20"/>
        </w:rPr>
        <w:br/>
        <w:t>print(Person.get_total_people())</w:t>
      </w:r>
    </w:p>
    <w:p w14:paraId="5800E0D5" w14:textId="77777777" w:rsidR="00C9634A" w:rsidRDefault="00B8220B">
      <w:pPr>
        <w:pStyle w:val="21"/>
      </w:pPr>
      <w:r>
        <w:t>Part 5 – Static Methods</w:t>
      </w:r>
    </w:p>
    <w:p w14:paraId="34BE3375" w14:textId="77777777" w:rsidR="00C9634A" w:rsidRDefault="00B8220B">
      <w:pPr>
        <w:rPr>
          <w:ins w:id="4" w:author="yuhan Fang" w:date="2026-03-03T15:20:00Z" w16du:dateUtc="2026-03-03T07:20:00Z"/>
          <w:lang w:eastAsia="zh-CN"/>
        </w:rPr>
      </w:pPr>
      <w:r>
        <w:t>Task 8. Add a @staticmethod is_adult(age) to check if age &gt;= 18.</w:t>
      </w:r>
    </w:p>
    <w:p w14:paraId="2FA04710" w14:textId="31499C73" w:rsidR="004B100F" w:rsidRDefault="004B100F">
      <w:pPr>
        <w:rPr>
          <w:rFonts w:hint="eastAsia"/>
          <w:lang w:eastAsia="zh-CN"/>
        </w:rPr>
      </w:pPr>
      <w:ins w:id="5" w:author="yuhan Fang" w:date="2026-03-03T15:21:00Z" w16du:dateUtc="2026-03-03T07:21:00Z">
        <w:r>
          <w:rPr>
            <w:rFonts w:hint="eastAsia"/>
            <w:lang w:eastAsia="zh-CN"/>
          </w:rPr>
          <w:t>Note</w:t>
        </w:r>
        <w:r>
          <w:rPr>
            <w:lang w:eastAsia="zh-CN"/>
          </w:rPr>
          <w:t xml:space="preserve">: </w:t>
        </w:r>
      </w:ins>
      <w:ins w:id="6" w:author="yuhan Fang" w:date="2026-03-03T15:21:00Z">
        <w:r w:rsidRPr="004B100F">
          <w:rPr>
            <w:lang w:eastAsia="zh-CN"/>
          </w:rPr>
          <w:t>Static methods: no `self`/`</w:t>
        </w:r>
        <w:proofErr w:type="spellStart"/>
        <w:r w:rsidRPr="004B100F">
          <w:rPr>
            <w:lang w:eastAsia="zh-CN"/>
          </w:rPr>
          <w:t>cls</w:t>
        </w:r>
        <w:proofErr w:type="spellEnd"/>
        <w:r w:rsidRPr="004B100F">
          <w:rPr>
            <w:lang w:eastAsia="zh-CN"/>
          </w:rPr>
          <w:t>`, no access to class/instance attributes.</w:t>
        </w:r>
      </w:ins>
    </w:p>
    <w:p w14:paraId="7FC8CE71" w14:textId="77777777" w:rsidR="00C9634A" w:rsidRDefault="00B8220B">
      <w:pPr>
        <w:shd w:val="clear" w:color="auto" w:fill="F2F2F2"/>
      </w:pPr>
      <w:r>
        <w:rPr>
          <w:rFonts w:ascii="Courier New" w:eastAsia="Courier New" w:hAnsi="Courier New"/>
          <w:sz w:val="20"/>
        </w:rPr>
        <w:t>class Person:</w:t>
      </w:r>
      <w:r>
        <w:rPr>
          <w:rFonts w:ascii="Courier New" w:eastAsia="Courier New" w:hAnsi="Courier New"/>
          <w:sz w:val="20"/>
        </w:rPr>
        <w:br/>
        <w:t xml:space="preserve">    @staticmethod</w:t>
      </w:r>
      <w:r>
        <w:rPr>
          <w:rFonts w:ascii="Courier New" w:eastAsia="Courier New" w:hAnsi="Courier New"/>
          <w:sz w:val="20"/>
        </w:rPr>
        <w:br/>
        <w:t xml:space="preserve">    def is_adult(age):</w:t>
      </w:r>
      <w:r>
        <w:rPr>
          <w:rFonts w:ascii="Courier New" w:eastAsia="Courier New" w:hAnsi="Courier New"/>
          <w:sz w:val="20"/>
        </w:rPr>
        <w:br/>
        <w:t xml:space="preserve">        return age &gt;= 18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</w:r>
      <w:proofErr w:type="gramStart"/>
      <w:r>
        <w:rPr>
          <w:rFonts w:ascii="Courier New" w:eastAsia="Courier New" w:hAnsi="Courier New"/>
          <w:sz w:val="20"/>
        </w:rPr>
        <w:t>print(</w:t>
      </w:r>
      <w:proofErr w:type="gramEnd"/>
      <w:r>
        <w:rPr>
          <w:rFonts w:ascii="Courier New" w:eastAsia="Courier New" w:hAnsi="Courier New"/>
          <w:sz w:val="20"/>
        </w:rPr>
        <w:t>Person.is_adult(17))</w:t>
      </w:r>
      <w:r>
        <w:rPr>
          <w:rFonts w:ascii="Courier New" w:eastAsia="Courier New" w:hAnsi="Courier New"/>
          <w:sz w:val="20"/>
        </w:rPr>
        <w:br/>
      </w:r>
      <w:proofErr w:type="gramStart"/>
      <w:r>
        <w:rPr>
          <w:rFonts w:ascii="Courier New" w:eastAsia="Courier New" w:hAnsi="Courier New"/>
          <w:sz w:val="20"/>
        </w:rPr>
        <w:t>print(</w:t>
      </w:r>
      <w:proofErr w:type="gramEnd"/>
      <w:r>
        <w:rPr>
          <w:rFonts w:ascii="Courier New" w:eastAsia="Courier New" w:hAnsi="Courier New"/>
          <w:sz w:val="20"/>
        </w:rPr>
        <w:t>Person.is_</w:t>
      </w:r>
      <w:proofErr w:type="gramStart"/>
      <w:r>
        <w:rPr>
          <w:rFonts w:ascii="Courier New" w:eastAsia="Courier New" w:hAnsi="Courier New"/>
          <w:sz w:val="20"/>
        </w:rPr>
        <w:t>adult(</w:t>
      </w:r>
      <w:proofErr w:type="gramEnd"/>
      <w:r>
        <w:rPr>
          <w:rFonts w:ascii="Courier New" w:eastAsia="Courier New" w:hAnsi="Courier New"/>
          <w:sz w:val="20"/>
        </w:rPr>
        <w:t>18))</w:t>
      </w:r>
    </w:p>
    <w:p w14:paraId="55A4B511" w14:textId="77777777" w:rsidR="00C9634A" w:rsidRDefault="00B8220B">
      <w:pPr>
        <w:pStyle w:val="21"/>
      </w:pPr>
      <w:r>
        <w:t>Part 6 – Mini Project: Student Records</w:t>
      </w:r>
    </w:p>
    <w:p w14:paraId="2AC33C4C" w14:textId="77777777" w:rsidR="00C9634A" w:rsidRDefault="00B8220B">
      <w:r>
        <w:t>Task 9. Create a class Student with id, name, and scores (list).</w:t>
      </w:r>
    </w:p>
    <w:p w14:paraId="1EECF166" w14:textId="77777777" w:rsidR="00C9634A" w:rsidRDefault="00B8220B">
      <w:pPr>
        <w:shd w:val="clear" w:color="auto" w:fill="F2F2F2"/>
      </w:pPr>
      <w:r>
        <w:rPr>
          <w:rFonts w:ascii="Courier New" w:eastAsia="Courier New" w:hAnsi="Courier New"/>
          <w:sz w:val="20"/>
        </w:rPr>
        <w:t>class Student:</w:t>
      </w:r>
      <w:r>
        <w:rPr>
          <w:rFonts w:ascii="Courier New" w:eastAsia="Courier New" w:hAnsi="Courier New"/>
          <w:sz w:val="20"/>
        </w:rPr>
        <w:br/>
        <w:t xml:space="preserve">    def __init__(self, student_id, name, scores=None):</w:t>
      </w:r>
      <w:r>
        <w:rPr>
          <w:rFonts w:ascii="Courier New" w:eastAsia="Courier New" w:hAnsi="Courier New"/>
          <w:sz w:val="20"/>
        </w:rPr>
        <w:br/>
        <w:t xml:space="preserve">        self.student_id = student_id</w:t>
      </w:r>
      <w:r>
        <w:rPr>
          <w:rFonts w:ascii="Courier New" w:eastAsia="Courier New" w:hAnsi="Courier New"/>
          <w:sz w:val="20"/>
        </w:rPr>
        <w:br/>
        <w:t xml:space="preserve">        self.name = name</w:t>
      </w:r>
      <w:r>
        <w:rPr>
          <w:rFonts w:ascii="Courier New" w:eastAsia="Courier New" w:hAnsi="Courier New"/>
          <w:sz w:val="20"/>
        </w:rPr>
        <w:br/>
        <w:t xml:space="preserve">        if scores is None:</w:t>
      </w:r>
      <w:r>
        <w:rPr>
          <w:rFonts w:ascii="Courier New" w:eastAsia="Courier New" w:hAnsi="Courier New"/>
          <w:sz w:val="20"/>
        </w:rPr>
        <w:br/>
        <w:t xml:space="preserve">            scores = []</w:t>
      </w:r>
      <w:r>
        <w:rPr>
          <w:rFonts w:ascii="Courier New" w:eastAsia="Courier New" w:hAnsi="Courier New"/>
          <w:sz w:val="20"/>
        </w:rPr>
        <w:br/>
        <w:t xml:space="preserve">        self.scores = scores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def add_score(self, score):</w:t>
      </w:r>
      <w:r>
        <w:rPr>
          <w:rFonts w:ascii="Courier New" w:eastAsia="Courier New" w:hAnsi="Courier New"/>
          <w:sz w:val="20"/>
        </w:rPr>
        <w:br/>
        <w:t xml:space="preserve">        self.scores.append(score)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def average(self):</w:t>
      </w:r>
      <w:r>
        <w:rPr>
          <w:rFonts w:ascii="Courier New" w:eastAsia="Courier New" w:hAnsi="Courier New"/>
          <w:sz w:val="20"/>
        </w:rPr>
        <w:br/>
        <w:t xml:space="preserve">        if len(self.scores) == 0:</w:t>
      </w:r>
      <w:r>
        <w:rPr>
          <w:rFonts w:ascii="Courier New" w:eastAsia="Courier New" w:hAnsi="Courier New"/>
          <w:sz w:val="20"/>
        </w:rPr>
        <w:br/>
        <w:t xml:space="preserve">            return 0</w:t>
      </w:r>
      <w:r>
        <w:rPr>
          <w:rFonts w:ascii="Courier New" w:eastAsia="Courier New" w:hAnsi="Courier New"/>
          <w:sz w:val="20"/>
        </w:rPr>
        <w:br/>
        <w:t xml:space="preserve">        return sum(self.scores) / len(self.scores)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def __str__(self):</w:t>
      </w:r>
      <w:r>
        <w:rPr>
          <w:rFonts w:ascii="Courier New" w:eastAsia="Courier New" w:hAnsi="Courier New"/>
          <w:sz w:val="20"/>
        </w:rPr>
        <w:br/>
        <w:t xml:space="preserve">        return f'{self.student_id} - {self.name} - Avg: {self.average():.2f}'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s = Student('S001', 'Alice')</w:t>
      </w:r>
      <w:r>
        <w:rPr>
          <w:rFonts w:ascii="Courier New" w:eastAsia="Courier New" w:hAnsi="Courier New"/>
          <w:sz w:val="20"/>
        </w:rPr>
        <w:br/>
        <w:t>s.add_score(90)</w:t>
      </w:r>
      <w:r>
        <w:rPr>
          <w:rFonts w:ascii="Courier New" w:eastAsia="Courier New" w:hAnsi="Courier New"/>
          <w:sz w:val="20"/>
        </w:rPr>
        <w:br/>
        <w:t>s.add_score(80)</w:t>
      </w:r>
      <w:r>
        <w:rPr>
          <w:rFonts w:ascii="Courier New" w:eastAsia="Courier New" w:hAnsi="Courier New"/>
          <w:sz w:val="20"/>
        </w:rPr>
        <w:br/>
        <w:t>print(s)</w:t>
      </w:r>
    </w:p>
    <w:p w14:paraId="02F59BF8" w14:textId="77777777" w:rsidR="00C9634A" w:rsidRDefault="00B8220B">
      <w:r>
        <w:t>Task 10. Create multiple Student objects and find the best student by average score.</w:t>
      </w:r>
    </w:p>
    <w:p w14:paraId="236D1844" w14:textId="77777777" w:rsidR="00C9634A" w:rsidRDefault="00B8220B">
      <w:pPr>
        <w:shd w:val="clear" w:color="auto" w:fill="F2F2F2"/>
      </w:pPr>
      <w:r>
        <w:rPr>
          <w:rFonts w:ascii="Courier New" w:eastAsia="Courier New" w:hAnsi="Courier New"/>
          <w:sz w:val="20"/>
        </w:rPr>
        <w:t>students = [</w:t>
      </w:r>
      <w:r>
        <w:rPr>
          <w:rFonts w:ascii="Courier New" w:eastAsia="Courier New" w:hAnsi="Courier New"/>
          <w:sz w:val="20"/>
        </w:rPr>
        <w:br/>
        <w:t xml:space="preserve">    Student('S001', 'Alice', [90, 80, 85]),</w:t>
      </w:r>
      <w:r>
        <w:rPr>
          <w:rFonts w:ascii="Courier New" w:eastAsia="Courier New" w:hAnsi="Courier New"/>
          <w:sz w:val="20"/>
        </w:rPr>
        <w:br/>
        <w:t xml:space="preserve">    Student('S002', 'Bob', [70, 75, 72]),</w:t>
      </w:r>
      <w:r>
        <w:rPr>
          <w:rFonts w:ascii="Courier New" w:eastAsia="Courier New" w:hAnsi="Courier New"/>
          <w:sz w:val="20"/>
        </w:rPr>
        <w:br/>
        <w:t xml:space="preserve">    Student('S003', 'Lily', [95, 98, 92]),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>]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best = students[0]</w:t>
      </w:r>
      <w:r>
        <w:rPr>
          <w:rFonts w:ascii="Courier New" w:eastAsia="Courier New" w:hAnsi="Courier New"/>
          <w:sz w:val="20"/>
        </w:rPr>
        <w:br/>
        <w:t>for st in students:</w:t>
      </w:r>
      <w:r>
        <w:rPr>
          <w:rFonts w:ascii="Courier New" w:eastAsia="Courier New" w:hAnsi="Courier New"/>
          <w:sz w:val="20"/>
        </w:rPr>
        <w:br/>
        <w:t xml:space="preserve">    if st.average() &gt; best.average():</w:t>
      </w:r>
      <w:r>
        <w:rPr>
          <w:rFonts w:ascii="Courier New" w:eastAsia="Courier New" w:hAnsi="Courier New"/>
          <w:sz w:val="20"/>
        </w:rPr>
        <w:br/>
        <w:t xml:space="preserve">        best = st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print('Best student:')</w:t>
      </w:r>
      <w:r>
        <w:rPr>
          <w:rFonts w:ascii="Courier New" w:eastAsia="Courier New" w:hAnsi="Courier New"/>
          <w:sz w:val="20"/>
        </w:rPr>
        <w:br/>
        <w:t>print(best)</w:t>
      </w:r>
    </w:p>
    <w:p w14:paraId="1ED85424" w14:textId="52E878BA" w:rsidR="00C9634A" w:rsidRDefault="00C9634A"/>
    <w:p w14:paraId="3B6C69C3" w14:textId="77777777" w:rsidR="00B8220B" w:rsidRDefault="00B8220B"/>
    <w:sectPr w:rsidR="00B822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32629">
    <w:abstractNumId w:val="8"/>
  </w:num>
  <w:num w:numId="2" w16cid:durableId="2002153951">
    <w:abstractNumId w:val="6"/>
  </w:num>
  <w:num w:numId="3" w16cid:durableId="1251282276">
    <w:abstractNumId w:val="5"/>
  </w:num>
  <w:num w:numId="4" w16cid:durableId="617953999">
    <w:abstractNumId w:val="4"/>
  </w:num>
  <w:num w:numId="5" w16cid:durableId="900023708">
    <w:abstractNumId w:val="7"/>
  </w:num>
  <w:num w:numId="6" w16cid:durableId="509030370">
    <w:abstractNumId w:val="3"/>
  </w:num>
  <w:num w:numId="7" w16cid:durableId="36975477">
    <w:abstractNumId w:val="2"/>
  </w:num>
  <w:num w:numId="8" w16cid:durableId="1393848198">
    <w:abstractNumId w:val="1"/>
  </w:num>
  <w:num w:numId="9" w16cid:durableId="31831347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uhan Fang">
    <w15:presenceInfo w15:providerId="Windows Live" w15:userId="080682054aa4d9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00F"/>
    <w:rsid w:val="008D4B8F"/>
    <w:rsid w:val="00AA1D8D"/>
    <w:rsid w:val="00B47730"/>
    <w:rsid w:val="00B8220B"/>
    <w:rsid w:val="00C9634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16F54"/>
  <w14:defaultImageDpi w14:val="300"/>
  <w15:docId w15:val="{AFC62EA3-84AB-0643-B4C1-87C8D4EC3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Revision"/>
    <w:hidden/>
    <w:uiPriority w:val="99"/>
    <w:semiHidden/>
    <w:rsid w:val="004B10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yuhan Fang</cp:lastModifiedBy>
  <cp:revision>3</cp:revision>
  <dcterms:created xsi:type="dcterms:W3CDTF">2013-12-23T23:15:00Z</dcterms:created>
  <dcterms:modified xsi:type="dcterms:W3CDTF">2026-03-03T07:21:00Z</dcterms:modified>
  <cp:category/>
</cp:coreProperties>
</file>