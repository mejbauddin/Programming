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8EE8" w14:textId="77777777" w:rsidR="00A041DF" w:rsidRDefault="005C3E73">
      <w:pPr>
        <w:pStyle w:val="1"/>
      </w:pPr>
      <w:r>
        <w:t>Lab 3 – Data Structures: List, Tuple, Set, Dictionary</w:t>
      </w:r>
    </w:p>
    <w:p w14:paraId="7C665C6E" w14:textId="77777777" w:rsidR="00A041DF" w:rsidRDefault="005C3E73">
      <w:r>
        <w:t>Objective</w:t>
      </w:r>
    </w:p>
    <w:p w14:paraId="7DF4D56D" w14:textId="77777777" w:rsidR="00A041DF" w:rsidRDefault="005C3E73">
      <w:r>
        <w:t>In this lab, you will practice Python built-in data structures: list, tuple, set, and dictionary. You will implement common operations (insert, delete, search, sort, counting) and write small programs that use these structures effectively.</w:t>
      </w:r>
    </w:p>
    <w:p w14:paraId="34ACC556" w14:textId="77777777" w:rsidR="00A041DF" w:rsidRDefault="005C3E73">
      <w:pPr>
        <w:pStyle w:val="21"/>
      </w:pPr>
      <w:r>
        <w:t>Part 1 – Lists</w:t>
      </w:r>
    </w:p>
    <w:p w14:paraId="631B4F21" w14:textId="77777777" w:rsidR="00A041DF" w:rsidRDefault="005C3E73">
      <w:r>
        <w:t>Task 1. Create a list of numbers and print it.</w:t>
      </w:r>
    </w:p>
    <w:p w14:paraId="29B78B7E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nums = [3, 1, 4, 1, 5, 9, 2, 6]</w:t>
      </w:r>
      <w:r>
        <w:rPr>
          <w:rFonts w:ascii="Courier New" w:eastAsia="Courier New" w:hAnsi="Courier New"/>
          <w:sz w:val="20"/>
        </w:rPr>
        <w:br/>
        <w:t>print(nums)</w:t>
      </w:r>
    </w:p>
    <w:p w14:paraId="016F26D6" w14:textId="77777777" w:rsidR="00A041DF" w:rsidRDefault="005C3E73">
      <w:r>
        <w:t>Expected output:</w:t>
      </w:r>
    </w:p>
    <w:p w14:paraId="20318CDA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[3, 1, 4, 1, 5, 9, 2, 6]</w:t>
      </w:r>
    </w:p>
    <w:p w14:paraId="27F54803" w14:textId="77777777" w:rsidR="00A041DF" w:rsidRDefault="005C3E73">
      <w:r>
        <w:t>Task 2. Append and insert elements.</w:t>
      </w:r>
    </w:p>
    <w:p w14:paraId="07D85EA4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nums.append(10)</w:t>
      </w:r>
      <w:r>
        <w:rPr>
          <w:rFonts w:ascii="Courier New" w:eastAsia="Courier New" w:hAnsi="Courier New"/>
          <w:sz w:val="20"/>
        </w:rPr>
        <w:br/>
        <w:t>nums.insert(0, 99)</w:t>
      </w:r>
      <w:r>
        <w:rPr>
          <w:rFonts w:ascii="Courier New" w:eastAsia="Courier New" w:hAnsi="Courier New"/>
          <w:sz w:val="20"/>
        </w:rPr>
        <w:br/>
        <w:t>print(nums)</w:t>
      </w:r>
    </w:p>
    <w:p w14:paraId="12B3769C" w14:textId="77777777" w:rsidR="00A041DF" w:rsidRDefault="005C3E73">
      <w:r>
        <w:t>Expected output:</w:t>
      </w:r>
    </w:p>
    <w:p w14:paraId="09DA0346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[99, 3, 1, 4, 1, 5, 9, 2, 6, 10]</w:t>
      </w:r>
    </w:p>
    <w:p w14:paraId="0BBC3FEE" w14:textId="77777777" w:rsidR="00A041DF" w:rsidRDefault="005C3E73">
      <w:r>
        <w:t>Task 3. Remove elements using pop() and remove().</w:t>
      </w:r>
    </w:p>
    <w:p w14:paraId="4FED3EBA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last = nums.pop()          # remove last</w:t>
      </w:r>
      <w:r>
        <w:rPr>
          <w:rFonts w:ascii="Courier New" w:eastAsia="Courier New" w:hAnsi="Courier New"/>
          <w:sz w:val="20"/>
        </w:rPr>
        <w:br/>
        <w:t>nums.remove(1)             # remove first occurrence of 1</w:t>
      </w:r>
      <w:r>
        <w:rPr>
          <w:rFonts w:ascii="Courier New" w:eastAsia="Courier New" w:hAnsi="Courier New"/>
          <w:sz w:val="20"/>
        </w:rPr>
        <w:br/>
        <w:t>print('popped:', last)</w:t>
      </w:r>
      <w:r>
        <w:rPr>
          <w:rFonts w:ascii="Courier New" w:eastAsia="Courier New" w:hAnsi="Courier New"/>
          <w:sz w:val="20"/>
        </w:rPr>
        <w:br/>
        <w:t>print(nums)</w:t>
      </w:r>
    </w:p>
    <w:p w14:paraId="5B8C3CAC" w14:textId="77777777" w:rsidR="00A041DF" w:rsidRDefault="005C3E73">
      <w:r>
        <w:t>Expected output:</w:t>
      </w:r>
    </w:p>
    <w:p w14:paraId="2E008593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popped: 10</w:t>
      </w:r>
      <w:r>
        <w:rPr>
          <w:rFonts w:ascii="Courier New" w:eastAsia="Courier New" w:hAnsi="Courier New"/>
          <w:sz w:val="20"/>
        </w:rPr>
        <w:br/>
        <w:t>[99, 3, 4, 1, 5, 9, 2, 6]</w:t>
      </w:r>
    </w:p>
    <w:p w14:paraId="6511323D" w14:textId="77777777" w:rsidR="00A041DF" w:rsidRDefault="005C3E73">
      <w:r>
        <w:t>Task 4. Slice the list and explain the result.</w:t>
      </w:r>
    </w:p>
    <w:p w14:paraId="5FC14632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print(nums[1:5])</w:t>
      </w:r>
      <w:r>
        <w:rPr>
          <w:rFonts w:ascii="Courier New" w:eastAsia="Courier New" w:hAnsi="Courier New"/>
          <w:sz w:val="20"/>
        </w:rPr>
        <w:br/>
        <w:t>print(nums[:3])</w:t>
      </w:r>
      <w:r>
        <w:rPr>
          <w:rFonts w:ascii="Courier New" w:eastAsia="Courier New" w:hAnsi="Courier New"/>
          <w:sz w:val="20"/>
        </w:rPr>
        <w:br/>
        <w:t>print(nums[::2])</w:t>
      </w:r>
    </w:p>
    <w:p w14:paraId="14AEC58E" w14:textId="77777777" w:rsidR="00A041DF" w:rsidRDefault="005C3E73">
      <w:r>
        <w:t>Expected output:</w:t>
      </w:r>
    </w:p>
    <w:p w14:paraId="0FDDA6D0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lastRenderedPageBreak/>
        <w:t>[3, 4, 1, 5]</w:t>
      </w:r>
      <w:r>
        <w:rPr>
          <w:rFonts w:ascii="Courier New" w:eastAsia="Courier New" w:hAnsi="Courier New"/>
          <w:sz w:val="20"/>
        </w:rPr>
        <w:br/>
        <w:t>[99, 3, 4]</w:t>
      </w:r>
      <w:r>
        <w:rPr>
          <w:rFonts w:ascii="Courier New" w:eastAsia="Courier New" w:hAnsi="Courier New"/>
          <w:sz w:val="20"/>
        </w:rPr>
        <w:br/>
        <w:t>[99, 4, 5, 2]</w:t>
      </w:r>
    </w:p>
    <w:p w14:paraId="45554551" w14:textId="77777777" w:rsidR="00A041DF" w:rsidRDefault="005C3E73">
      <w:r>
        <w:t>Task 5. Find max, min, and sum using built-in functions.</w:t>
      </w:r>
    </w:p>
    <w:p w14:paraId="73510066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print(max(nums))</w:t>
      </w:r>
      <w:r>
        <w:rPr>
          <w:rFonts w:ascii="Courier New" w:eastAsia="Courier New" w:hAnsi="Courier New"/>
          <w:sz w:val="20"/>
        </w:rPr>
        <w:br/>
        <w:t>print(min(nums))</w:t>
      </w:r>
      <w:r>
        <w:rPr>
          <w:rFonts w:ascii="Courier New" w:eastAsia="Courier New" w:hAnsi="Courier New"/>
          <w:sz w:val="20"/>
        </w:rPr>
        <w:br/>
        <w:t>print(sum(nums))</w:t>
      </w:r>
    </w:p>
    <w:p w14:paraId="0589504E" w14:textId="77777777" w:rsidR="00A041DF" w:rsidRDefault="005C3E73">
      <w:r>
        <w:t>Expected output:</w:t>
      </w:r>
    </w:p>
    <w:p w14:paraId="7FDA6E90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99</w:t>
      </w:r>
      <w:r>
        <w:rPr>
          <w:rFonts w:ascii="Courier New" w:eastAsia="Courier New" w:hAnsi="Courier New"/>
          <w:sz w:val="20"/>
        </w:rPr>
        <w:br/>
        <w:t>1</w:t>
      </w:r>
      <w:r>
        <w:rPr>
          <w:rFonts w:ascii="Courier New" w:eastAsia="Courier New" w:hAnsi="Courier New"/>
          <w:sz w:val="20"/>
        </w:rPr>
        <w:br/>
        <w:t>129</w:t>
      </w:r>
    </w:p>
    <w:p w14:paraId="79D08D49" w14:textId="77777777" w:rsidR="00A041DF" w:rsidRDefault="005C3E73">
      <w:r>
        <w:t>Task 6. Implement a manual max search (no max() allowed).</w:t>
      </w:r>
    </w:p>
    <w:p w14:paraId="50C916D7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m = nums[0]</w:t>
      </w:r>
      <w:r>
        <w:rPr>
          <w:rFonts w:ascii="Courier New" w:eastAsia="Courier New" w:hAnsi="Courier New"/>
          <w:sz w:val="20"/>
        </w:rPr>
        <w:br/>
        <w:t>for v in nums:</w:t>
      </w:r>
      <w:r>
        <w:rPr>
          <w:rFonts w:ascii="Courier New" w:eastAsia="Courier New" w:hAnsi="Courier New"/>
          <w:sz w:val="20"/>
        </w:rPr>
        <w:br/>
        <w:t xml:space="preserve">    if v &gt; m:</w:t>
      </w:r>
      <w:r>
        <w:rPr>
          <w:rFonts w:ascii="Courier New" w:eastAsia="Courier New" w:hAnsi="Courier New"/>
          <w:sz w:val="20"/>
        </w:rPr>
        <w:br/>
        <w:t xml:space="preserve">        m = v</w:t>
      </w:r>
      <w:r>
        <w:rPr>
          <w:rFonts w:ascii="Courier New" w:eastAsia="Courier New" w:hAnsi="Courier New"/>
          <w:sz w:val="20"/>
        </w:rPr>
        <w:br/>
        <w:t>print(m)</w:t>
      </w:r>
    </w:p>
    <w:p w14:paraId="4D7E108B" w14:textId="77777777" w:rsidR="00A041DF" w:rsidRDefault="005C3E73">
      <w:r>
        <w:t>Expected output:</w:t>
      </w:r>
    </w:p>
    <w:p w14:paraId="784D878C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99</w:t>
      </w:r>
    </w:p>
    <w:p w14:paraId="51560B02" w14:textId="77777777" w:rsidR="00A041DF" w:rsidRDefault="005C3E73">
      <w:pPr>
        <w:pStyle w:val="21"/>
      </w:pPr>
      <w:r>
        <w:t>Part 2 – Searching and Sorting in Lists</w:t>
      </w:r>
    </w:p>
    <w:p w14:paraId="6CF11D05" w14:textId="0F6AF286" w:rsidR="00A041DF" w:rsidRDefault="005C3E73">
      <w:r>
        <w:t xml:space="preserve">Task 7. Check membership with the </w:t>
      </w:r>
      <w:ins w:id="0" w:author="yuhan Fang" w:date="2026-03-03T13:05:00Z" w16du:dateUtc="2026-03-03T05:05:00Z">
        <w:r w:rsidR="00045544">
          <w:rPr>
            <w:lang w:eastAsia="zh-CN"/>
          </w:rPr>
          <w:t>“</w:t>
        </w:r>
      </w:ins>
      <w:r>
        <w:t>in</w:t>
      </w:r>
      <w:ins w:id="1" w:author="yuhan Fang" w:date="2026-03-03T13:05:00Z" w16du:dateUtc="2026-03-03T05:05:00Z">
        <w:r w:rsidR="00045544">
          <w:t>”</w:t>
        </w:r>
      </w:ins>
      <w:r>
        <w:t xml:space="preserve"> operator.</w:t>
      </w:r>
    </w:p>
    <w:p w14:paraId="78F34C16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print(9 in nums)</w:t>
      </w:r>
      <w:r>
        <w:rPr>
          <w:rFonts w:ascii="Courier New" w:eastAsia="Courier New" w:hAnsi="Courier New"/>
          <w:sz w:val="20"/>
        </w:rPr>
        <w:br/>
        <w:t>print(100 in nums)</w:t>
      </w:r>
    </w:p>
    <w:p w14:paraId="28BAF130" w14:textId="77777777" w:rsidR="00A041DF" w:rsidRDefault="005C3E73">
      <w:r>
        <w:t>Expected output:</w:t>
      </w:r>
    </w:p>
    <w:p w14:paraId="26C38865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True</w:t>
      </w:r>
      <w:r>
        <w:rPr>
          <w:rFonts w:ascii="Courier New" w:eastAsia="Courier New" w:hAnsi="Courier New"/>
          <w:sz w:val="20"/>
        </w:rPr>
        <w:br/>
        <w:t>False</w:t>
      </w:r>
    </w:p>
    <w:p w14:paraId="365448E2" w14:textId="77777777" w:rsidR="00A041DF" w:rsidRDefault="005C3E73">
      <w:r>
        <w:t>Task 8. Sort the list in ascending order.</w:t>
      </w:r>
    </w:p>
    <w:p w14:paraId="5A7CD6CC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nums_sorted = nums.copy()</w:t>
      </w:r>
      <w:r>
        <w:rPr>
          <w:rFonts w:ascii="Courier New" w:eastAsia="Courier New" w:hAnsi="Courier New"/>
          <w:sz w:val="20"/>
        </w:rPr>
        <w:br/>
        <w:t>nums_sorted.sort()</w:t>
      </w:r>
      <w:r>
        <w:rPr>
          <w:rFonts w:ascii="Courier New" w:eastAsia="Courier New" w:hAnsi="Courier New"/>
          <w:sz w:val="20"/>
        </w:rPr>
        <w:br/>
        <w:t>print(nums_sorted)</w:t>
      </w:r>
    </w:p>
    <w:p w14:paraId="02494201" w14:textId="77777777" w:rsidR="00A041DF" w:rsidRDefault="005C3E73">
      <w:r>
        <w:t>Expected output:</w:t>
      </w:r>
    </w:p>
    <w:p w14:paraId="4F75D76F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[1, 2, 3, 4, 5, 6, 9, 99]</w:t>
      </w:r>
    </w:p>
    <w:p w14:paraId="76D6AA92" w14:textId="77777777" w:rsidR="00A041DF" w:rsidRDefault="005C3E73">
      <w:r>
        <w:t>Task 9. Implement bubble sort (manual).</w:t>
      </w:r>
    </w:p>
    <w:p w14:paraId="245A8D70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lastRenderedPageBreak/>
        <w:t>arr = nums.copy()</w:t>
      </w:r>
      <w:r>
        <w:rPr>
          <w:rFonts w:ascii="Courier New" w:eastAsia="Courier New" w:hAnsi="Courier New"/>
          <w:sz w:val="20"/>
        </w:rPr>
        <w:br/>
        <w:t>for i in range(len(arr) - 1, 0, -1):</w:t>
      </w:r>
      <w:r>
        <w:rPr>
          <w:rFonts w:ascii="Courier New" w:eastAsia="Courier New" w:hAnsi="Courier New"/>
          <w:sz w:val="20"/>
        </w:rPr>
        <w:br/>
        <w:t xml:space="preserve">    for j in range(i):</w:t>
      </w:r>
      <w:r>
        <w:rPr>
          <w:rFonts w:ascii="Courier New" w:eastAsia="Courier New" w:hAnsi="Courier New"/>
          <w:sz w:val="20"/>
        </w:rPr>
        <w:br/>
        <w:t xml:space="preserve">        if arr[j] &gt; arr[j + 1]:</w:t>
      </w:r>
      <w:r>
        <w:rPr>
          <w:rFonts w:ascii="Courier New" w:eastAsia="Courier New" w:hAnsi="Courier New"/>
          <w:sz w:val="20"/>
        </w:rPr>
        <w:br/>
        <w:t xml:space="preserve">            arr[j], arr[j + 1] = arr[j + 1], arr[j]</w:t>
      </w:r>
      <w:r>
        <w:rPr>
          <w:rFonts w:ascii="Courier New" w:eastAsia="Courier New" w:hAnsi="Courier New"/>
          <w:sz w:val="20"/>
        </w:rPr>
        <w:br/>
        <w:t>print(arr)</w:t>
      </w:r>
    </w:p>
    <w:p w14:paraId="40F0D8D4" w14:textId="77777777" w:rsidR="00A041DF" w:rsidRDefault="005C3E73">
      <w:r>
        <w:t>Expected output:</w:t>
      </w:r>
    </w:p>
    <w:p w14:paraId="72BB205E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[1, 2, 3, 4, 5, 6, 9, 99]</w:t>
      </w:r>
    </w:p>
    <w:p w14:paraId="0FD5B0CF" w14:textId="77777777" w:rsidR="00A041DF" w:rsidRDefault="005C3E73">
      <w:pPr>
        <w:pStyle w:val="21"/>
      </w:pPr>
      <w:r>
        <w:t>Part 3 – Tuples</w:t>
      </w:r>
    </w:p>
    <w:p w14:paraId="13ECB604" w14:textId="77777777" w:rsidR="00A041DF" w:rsidRDefault="005C3E73">
      <w:r>
        <w:t>Task 10. Create a tuple and access its elements.</w:t>
      </w:r>
    </w:p>
    <w:p w14:paraId="7B0F6F7F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t = (10, 20, 30)</w:t>
      </w:r>
      <w:r>
        <w:rPr>
          <w:rFonts w:ascii="Courier New" w:eastAsia="Courier New" w:hAnsi="Courier New"/>
          <w:sz w:val="20"/>
        </w:rPr>
        <w:br/>
        <w:t>print(t[0])</w:t>
      </w:r>
      <w:r>
        <w:rPr>
          <w:rFonts w:ascii="Courier New" w:eastAsia="Courier New" w:hAnsi="Courier New"/>
          <w:sz w:val="20"/>
        </w:rPr>
        <w:br/>
        <w:t>print(t[-1])</w:t>
      </w:r>
    </w:p>
    <w:p w14:paraId="1A35563F" w14:textId="77777777" w:rsidR="00A041DF" w:rsidRDefault="005C3E73">
      <w:r>
        <w:t>Expected output:</w:t>
      </w:r>
    </w:p>
    <w:p w14:paraId="0B3A7326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10</w:t>
      </w:r>
      <w:r>
        <w:rPr>
          <w:rFonts w:ascii="Courier New" w:eastAsia="Courier New" w:hAnsi="Courier New"/>
          <w:sz w:val="20"/>
        </w:rPr>
        <w:br/>
        <w:t>30</w:t>
      </w:r>
    </w:p>
    <w:p w14:paraId="5C603E7D" w14:textId="77777777" w:rsidR="00A041DF" w:rsidRDefault="005C3E73">
      <w:r>
        <w:t>Task 11. Demonstrate that tuples are immutable.</w:t>
      </w:r>
    </w:p>
    <w:p w14:paraId="734A1866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t = (1, 2, 3)</w:t>
      </w:r>
      <w:r>
        <w:rPr>
          <w:rFonts w:ascii="Courier New" w:eastAsia="Courier New" w:hAnsi="Courier New"/>
          <w:sz w:val="20"/>
        </w:rPr>
        <w:br/>
        <w:t>print(t)</w:t>
      </w:r>
      <w:r>
        <w:rPr>
          <w:rFonts w:ascii="Courier New" w:eastAsia="Courier New" w:hAnsi="Courier New"/>
          <w:sz w:val="20"/>
        </w:rPr>
        <w:br/>
        <w:t># Uncommenting the next line will cause an error:</w:t>
      </w:r>
      <w:r>
        <w:rPr>
          <w:rFonts w:ascii="Courier New" w:eastAsia="Courier New" w:hAnsi="Courier New"/>
          <w:sz w:val="20"/>
        </w:rPr>
        <w:br/>
        <w:t># t[0] = 99</w:t>
      </w:r>
    </w:p>
    <w:p w14:paraId="7C96FCD5" w14:textId="77777777" w:rsidR="00A041DF" w:rsidRDefault="005C3E73">
      <w:pPr>
        <w:pStyle w:val="21"/>
      </w:pPr>
      <w:r>
        <w:t>Part 4 – Sets</w:t>
      </w:r>
    </w:p>
    <w:p w14:paraId="476E7A47" w14:textId="77777777" w:rsidR="00A041DF" w:rsidRDefault="005C3E73">
      <w:r>
        <w:t>Task 12. Create a set from a list (removes duplicates).</w:t>
      </w:r>
    </w:p>
    <w:p w14:paraId="7455DC38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items = [1, 1, 2, 3, 3, 3, 4]</w:t>
      </w:r>
      <w:r>
        <w:rPr>
          <w:rFonts w:ascii="Courier New" w:eastAsia="Courier New" w:hAnsi="Courier New"/>
          <w:sz w:val="20"/>
        </w:rPr>
        <w:br/>
        <w:t>s = set(items)</w:t>
      </w:r>
      <w:r>
        <w:rPr>
          <w:rFonts w:ascii="Courier New" w:eastAsia="Courier New" w:hAnsi="Courier New"/>
          <w:sz w:val="20"/>
        </w:rPr>
        <w:br/>
        <w:t>print(s)</w:t>
      </w:r>
    </w:p>
    <w:p w14:paraId="1CEE35CD" w14:textId="77777777" w:rsidR="00A041DF" w:rsidRDefault="005C3E73">
      <w:r>
        <w:t>Expected output (order may vary):</w:t>
      </w:r>
    </w:p>
    <w:p w14:paraId="7992AAD9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{1, 2, 3, 4}</w:t>
      </w:r>
    </w:p>
    <w:p w14:paraId="0AB13B93" w14:textId="77777777" w:rsidR="00A041DF" w:rsidRDefault="005C3E73">
      <w:r>
        <w:t>Task 13. Perform union, intersection, and difference.</w:t>
      </w:r>
    </w:p>
    <w:p w14:paraId="4C4729E1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a = {1, 2, 3}</w:t>
      </w:r>
      <w:r>
        <w:rPr>
          <w:rFonts w:ascii="Courier New" w:eastAsia="Courier New" w:hAnsi="Courier New"/>
          <w:sz w:val="20"/>
        </w:rPr>
        <w:br/>
        <w:t>b = {3, 4, 5}</w:t>
      </w:r>
      <w:r>
        <w:rPr>
          <w:rFonts w:ascii="Courier New" w:eastAsia="Courier New" w:hAnsi="Courier New"/>
          <w:sz w:val="20"/>
        </w:rPr>
        <w:br/>
        <w:t>print(a | b)    # union</w:t>
      </w:r>
      <w:r>
        <w:rPr>
          <w:rFonts w:ascii="Courier New" w:eastAsia="Courier New" w:hAnsi="Courier New"/>
          <w:sz w:val="20"/>
        </w:rPr>
        <w:br/>
        <w:t>print(a &amp; b)    # intersection</w:t>
      </w:r>
      <w:r>
        <w:rPr>
          <w:rFonts w:ascii="Courier New" w:eastAsia="Courier New" w:hAnsi="Courier New"/>
          <w:sz w:val="20"/>
        </w:rPr>
        <w:br/>
        <w:t>print(a - b)    # difference</w:t>
      </w:r>
    </w:p>
    <w:p w14:paraId="611E6E69" w14:textId="77777777" w:rsidR="00A041DF" w:rsidRDefault="005C3E73">
      <w:r>
        <w:t>Expected output (set order may vary):</w:t>
      </w:r>
    </w:p>
    <w:p w14:paraId="677E8B88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lastRenderedPageBreak/>
        <w:t>{1, 2, 3, 4, 5}</w:t>
      </w:r>
      <w:r>
        <w:rPr>
          <w:rFonts w:ascii="Courier New" w:eastAsia="Courier New" w:hAnsi="Courier New"/>
          <w:sz w:val="20"/>
        </w:rPr>
        <w:br/>
        <w:t>{3}</w:t>
      </w:r>
      <w:r>
        <w:rPr>
          <w:rFonts w:ascii="Courier New" w:eastAsia="Courier New" w:hAnsi="Courier New"/>
          <w:sz w:val="20"/>
        </w:rPr>
        <w:br/>
        <w:t>{1, 2}</w:t>
      </w:r>
    </w:p>
    <w:p w14:paraId="7CBBD4FE" w14:textId="77777777" w:rsidR="00A041DF" w:rsidRDefault="005C3E73">
      <w:pPr>
        <w:pStyle w:val="21"/>
      </w:pPr>
      <w:r>
        <w:t>Part 5 – Dictionaries</w:t>
      </w:r>
    </w:p>
    <w:p w14:paraId="4CE70664" w14:textId="77777777" w:rsidR="00A041DF" w:rsidRDefault="005C3E73">
      <w:r>
        <w:t>Task 14. Create a dictionary and access values by key.</w:t>
      </w:r>
    </w:p>
    <w:p w14:paraId="55ECF661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student = {'id': 'S001', 'name': 'Alice', 'score': 92}</w:t>
      </w:r>
      <w:r>
        <w:rPr>
          <w:rFonts w:ascii="Courier New" w:eastAsia="Courier New" w:hAnsi="Courier New"/>
          <w:sz w:val="20"/>
        </w:rPr>
        <w:br/>
        <w:t>print(student['name'])</w:t>
      </w:r>
      <w:r>
        <w:rPr>
          <w:rFonts w:ascii="Courier New" w:eastAsia="Courier New" w:hAnsi="Courier New"/>
          <w:sz w:val="20"/>
        </w:rPr>
        <w:br/>
        <w:t>print(student['score'])</w:t>
      </w:r>
    </w:p>
    <w:p w14:paraId="7EB4CF16" w14:textId="77777777" w:rsidR="00A041DF" w:rsidRDefault="005C3E73">
      <w:r>
        <w:t>Expected output:</w:t>
      </w:r>
    </w:p>
    <w:p w14:paraId="797975C0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Alice</w:t>
      </w:r>
      <w:r>
        <w:rPr>
          <w:rFonts w:ascii="Courier New" w:eastAsia="Courier New" w:hAnsi="Courier New"/>
          <w:sz w:val="20"/>
        </w:rPr>
        <w:br/>
        <w:t>92</w:t>
      </w:r>
    </w:p>
    <w:p w14:paraId="43A74335" w14:textId="77777777" w:rsidR="00A041DF" w:rsidRDefault="005C3E73">
      <w:r>
        <w:t>Task 15. Update dictionary (add and modify keys).</w:t>
      </w:r>
    </w:p>
    <w:p w14:paraId="02CA16DC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student['score'] = 95</w:t>
      </w:r>
      <w:r>
        <w:rPr>
          <w:rFonts w:ascii="Courier New" w:eastAsia="Courier New" w:hAnsi="Courier New"/>
          <w:sz w:val="20"/>
        </w:rPr>
        <w:br/>
        <w:t>student['major'] = 'Software Engineering'</w:t>
      </w:r>
      <w:r>
        <w:rPr>
          <w:rFonts w:ascii="Courier New" w:eastAsia="Courier New" w:hAnsi="Courier New"/>
          <w:sz w:val="20"/>
        </w:rPr>
        <w:br/>
        <w:t>print(student)</w:t>
      </w:r>
    </w:p>
    <w:p w14:paraId="1DDB97CB" w14:textId="77777777" w:rsidR="00A041DF" w:rsidRDefault="005C3E73">
      <w:r>
        <w:t>Task 16. Count word frequency using a dictionary.</w:t>
      </w:r>
    </w:p>
    <w:p w14:paraId="0C5AFE20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text = 'Python is great and Python is easy'</w:t>
      </w:r>
      <w:r>
        <w:rPr>
          <w:rFonts w:ascii="Courier New" w:eastAsia="Courier New" w:hAnsi="Courier New"/>
          <w:sz w:val="20"/>
        </w:rPr>
        <w:br/>
        <w:t>words = text.lower().split()</w:t>
      </w:r>
      <w:r>
        <w:rPr>
          <w:rFonts w:ascii="Courier New" w:eastAsia="Courier New" w:hAnsi="Courier New"/>
          <w:sz w:val="20"/>
        </w:rPr>
        <w:br/>
        <w:t>freq = {}</w:t>
      </w:r>
      <w:r>
        <w:rPr>
          <w:rFonts w:ascii="Courier New" w:eastAsia="Courier New" w:hAnsi="Courier New"/>
          <w:sz w:val="20"/>
        </w:rPr>
        <w:br/>
        <w:t>for w in words:</w:t>
      </w:r>
      <w:r>
        <w:rPr>
          <w:rFonts w:ascii="Courier New" w:eastAsia="Courier New" w:hAnsi="Courier New"/>
          <w:sz w:val="20"/>
        </w:rPr>
        <w:br/>
        <w:t xml:space="preserve">    freq[w] = freq.get(w, 0) + 1</w:t>
      </w:r>
      <w:r>
        <w:rPr>
          <w:rFonts w:ascii="Courier New" w:eastAsia="Courier New" w:hAnsi="Courier New"/>
          <w:sz w:val="20"/>
        </w:rPr>
        <w:br/>
        <w:t>print(freq)</w:t>
      </w:r>
    </w:p>
    <w:p w14:paraId="19D3BEA9" w14:textId="77777777" w:rsidR="00A041DF" w:rsidRDefault="005C3E73">
      <w:r>
        <w:t>Expected output:</w:t>
      </w:r>
    </w:p>
    <w:p w14:paraId="6B46133D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{'python': 2, 'is': 2, 'great': 1, 'and': 1, 'easy': 1}</w:t>
      </w:r>
    </w:p>
    <w:p w14:paraId="7A5CEDB0" w14:textId="77777777" w:rsidR="00A041DF" w:rsidRDefault="005C3E73">
      <w:r>
        <w:t>Task 17. Print words sorted by frequency (highest to lowest).</w:t>
      </w:r>
    </w:p>
    <w:p w14:paraId="5A1773BE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items = list(freq.items())</w:t>
      </w:r>
      <w:r>
        <w:rPr>
          <w:rFonts w:ascii="Courier New" w:eastAsia="Courier New" w:hAnsi="Courier New"/>
          <w:sz w:val="20"/>
        </w:rPr>
        <w:br/>
        <w:t>items.sort(key=lambda x: x[1], reverse=True)</w:t>
      </w:r>
      <w:r>
        <w:rPr>
          <w:rFonts w:ascii="Courier New" w:eastAsia="Courier New" w:hAnsi="Courier New"/>
          <w:sz w:val="20"/>
        </w:rPr>
        <w:br/>
        <w:t>print(items)</w:t>
      </w:r>
    </w:p>
    <w:p w14:paraId="50C03523" w14:textId="77777777" w:rsidR="00A041DF" w:rsidRDefault="005C3E73">
      <w:r>
        <w:t>Expected output:</w:t>
      </w:r>
    </w:p>
    <w:p w14:paraId="78C355E1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[('python', 2), ('is', 2), ('great', 1), ('and', 1), ('easy', 1)]</w:t>
      </w:r>
    </w:p>
    <w:p w14:paraId="78C29497" w14:textId="77777777" w:rsidR="00A041DF" w:rsidRDefault="005C3E73">
      <w:pPr>
        <w:pStyle w:val="21"/>
      </w:pPr>
      <w:r>
        <w:t>Part 6 – Mini Exercise: Student Score Summary</w:t>
      </w:r>
    </w:p>
    <w:p w14:paraId="5BCB6ECC" w14:textId="77777777" w:rsidR="00A041DF" w:rsidRDefault="005C3E73">
      <w:r>
        <w:t>Task 18. Use a list of dictionaries to store students and compute average score.</w:t>
      </w:r>
    </w:p>
    <w:p w14:paraId="26667163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students = [</w:t>
      </w:r>
      <w:r>
        <w:rPr>
          <w:rFonts w:ascii="Courier New" w:eastAsia="Courier New" w:hAnsi="Courier New"/>
          <w:sz w:val="20"/>
        </w:rPr>
        <w:br/>
        <w:t xml:space="preserve">    {'id': 'S001', 'name': 'John', 'score': 78},</w:t>
      </w:r>
      <w:r>
        <w:rPr>
          <w:rFonts w:ascii="Courier New" w:eastAsia="Courier New" w:hAnsi="Courier New"/>
          <w:sz w:val="20"/>
        </w:rPr>
        <w:br/>
        <w:t xml:space="preserve">    {'id': 'S002', 'name': 'Alice', 'score': 88},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{'id': 'S003', 'name': 'Bob', 'score': 67},</w:t>
      </w:r>
      <w:r>
        <w:rPr>
          <w:rFonts w:ascii="Courier New" w:eastAsia="Courier New" w:hAnsi="Courier New"/>
          <w:sz w:val="20"/>
        </w:rPr>
        <w:br/>
        <w:t>]</w:t>
      </w:r>
      <w:r>
        <w:rPr>
          <w:rFonts w:ascii="Courier New" w:eastAsia="Courier New" w:hAnsi="Courier New"/>
          <w:sz w:val="20"/>
        </w:rPr>
        <w:br/>
        <w:t>total = 0</w:t>
      </w:r>
      <w:r>
        <w:rPr>
          <w:rFonts w:ascii="Courier New" w:eastAsia="Courier New" w:hAnsi="Courier New"/>
          <w:sz w:val="20"/>
        </w:rPr>
        <w:br/>
        <w:t>for st in students:</w:t>
      </w:r>
      <w:r>
        <w:rPr>
          <w:rFonts w:ascii="Courier New" w:eastAsia="Courier New" w:hAnsi="Courier New"/>
          <w:sz w:val="20"/>
        </w:rPr>
        <w:br/>
        <w:t xml:space="preserve">    total += st['score']</w:t>
      </w:r>
      <w:r>
        <w:rPr>
          <w:rFonts w:ascii="Courier New" w:eastAsia="Courier New" w:hAnsi="Courier New"/>
          <w:sz w:val="20"/>
        </w:rPr>
        <w:br/>
        <w:t>avg = total / len(students)</w:t>
      </w:r>
      <w:r>
        <w:rPr>
          <w:rFonts w:ascii="Courier New" w:eastAsia="Courier New" w:hAnsi="Courier New"/>
          <w:sz w:val="20"/>
        </w:rPr>
        <w:br/>
        <w:t>print(avg)</w:t>
      </w:r>
    </w:p>
    <w:p w14:paraId="43189E4F" w14:textId="77777777" w:rsidR="00A041DF" w:rsidRDefault="005C3E73">
      <w:r>
        <w:t>Expected output:</w:t>
      </w:r>
    </w:p>
    <w:p w14:paraId="227E1125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77.66666666666667</w:t>
      </w:r>
    </w:p>
    <w:p w14:paraId="5964871D" w14:textId="77777777" w:rsidR="00A041DF" w:rsidRDefault="005C3E73">
      <w:r>
        <w:t>Task 19. Find the student with the highest score.</w:t>
      </w:r>
    </w:p>
    <w:p w14:paraId="00A0591A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best = students[0]</w:t>
      </w:r>
      <w:r>
        <w:rPr>
          <w:rFonts w:ascii="Courier New" w:eastAsia="Courier New" w:hAnsi="Courier New"/>
          <w:sz w:val="20"/>
        </w:rPr>
        <w:br/>
        <w:t>for st in students:</w:t>
      </w:r>
      <w:r>
        <w:rPr>
          <w:rFonts w:ascii="Courier New" w:eastAsia="Courier New" w:hAnsi="Courier New"/>
          <w:sz w:val="20"/>
        </w:rPr>
        <w:br/>
        <w:t xml:space="preserve">    if st['score'] &gt; best['score']:</w:t>
      </w:r>
      <w:r>
        <w:rPr>
          <w:rFonts w:ascii="Courier New" w:eastAsia="Courier New" w:hAnsi="Courier New"/>
          <w:sz w:val="20"/>
        </w:rPr>
        <w:br/>
        <w:t xml:space="preserve">        best = st</w:t>
      </w:r>
      <w:r>
        <w:rPr>
          <w:rFonts w:ascii="Courier New" w:eastAsia="Courier New" w:hAnsi="Courier New"/>
          <w:sz w:val="20"/>
        </w:rPr>
        <w:br/>
        <w:t>print(best)</w:t>
      </w:r>
    </w:p>
    <w:p w14:paraId="2286EDB3" w14:textId="77777777" w:rsidR="00A041DF" w:rsidRDefault="005C3E73">
      <w:r>
        <w:t>Expected output:</w:t>
      </w:r>
    </w:p>
    <w:p w14:paraId="2D59A8CC" w14:textId="77777777" w:rsidR="00A041DF" w:rsidRDefault="005C3E73">
      <w:pPr>
        <w:shd w:val="clear" w:color="auto" w:fill="F2F2F2"/>
      </w:pPr>
      <w:r>
        <w:rPr>
          <w:rFonts w:ascii="Courier New" w:eastAsia="Courier New" w:hAnsi="Courier New"/>
          <w:sz w:val="20"/>
        </w:rPr>
        <w:t>{'id': 'S002', 'name': 'Alice', 'score': 88}</w:t>
      </w:r>
    </w:p>
    <w:p w14:paraId="0E088CC1" w14:textId="3E25C19C" w:rsidR="00A041DF" w:rsidRDefault="00A041DF"/>
    <w:sectPr w:rsidR="00A04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734543">
    <w:abstractNumId w:val="8"/>
  </w:num>
  <w:num w:numId="2" w16cid:durableId="925193935">
    <w:abstractNumId w:val="6"/>
  </w:num>
  <w:num w:numId="3" w16cid:durableId="1604653806">
    <w:abstractNumId w:val="5"/>
  </w:num>
  <w:num w:numId="4" w16cid:durableId="2125879914">
    <w:abstractNumId w:val="4"/>
  </w:num>
  <w:num w:numId="5" w16cid:durableId="825125272">
    <w:abstractNumId w:val="7"/>
  </w:num>
  <w:num w:numId="6" w16cid:durableId="438112245">
    <w:abstractNumId w:val="3"/>
  </w:num>
  <w:num w:numId="7" w16cid:durableId="1374381504">
    <w:abstractNumId w:val="2"/>
  </w:num>
  <w:num w:numId="8" w16cid:durableId="1854757397">
    <w:abstractNumId w:val="1"/>
  </w:num>
  <w:num w:numId="9" w16cid:durableId="18585001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han Fang">
    <w15:presenceInfo w15:providerId="Windows Live" w15:userId="080682054aa4d9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44"/>
    <w:rsid w:val="0006063C"/>
    <w:rsid w:val="0015074B"/>
    <w:rsid w:val="0029639D"/>
    <w:rsid w:val="00326F90"/>
    <w:rsid w:val="005C3E73"/>
    <w:rsid w:val="008D4B8F"/>
    <w:rsid w:val="00A041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846D4"/>
  <w14:defaultImageDpi w14:val="300"/>
  <w15:docId w15:val="{AFC62EA3-84AB-0643-B4C1-87C8D4EC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0455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 Fang</cp:lastModifiedBy>
  <cp:revision>3</cp:revision>
  <dcterms:created xsi:type="dcterms:W3CDTF">2013-12-23T23:15:00Z</dcterms:created>
  <dcterms:modified xsi:type="dcterms:W3CDTF">2026-03-03T05:12:00Z</dcterms:modified>
  <cp:category/>
</cp:coreProperties>
</file>